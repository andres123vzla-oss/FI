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AD65" w14:textId="77777777" w:rsidR="00976E7D" w:rsidRDefault="00976E7D"/>
    <w:p w14:paraId="2B2B2F81" w14:textId="7A36151B" w:rsidR="00C359FF" w:rsidRPr="00B468A0" w:rsidRDefault="00976E7D" w:rsidP="00B468A0">
      <w:pPr>
        <w:jc w:val="center"/>
        <w:rPr>
          <w:b/>
          <w:bCs/>
          <w:sz w:val="32"/>
          <w:szCs w:val="32"/>
          <w:u w:val="single"/>
        </w:rPr>
      </w:pPr>
      <w:r w:rsidRPr="00B468A0">
        <w:rPr>
          <w:b/>
          <w:bCs/>
          <w:sz w:val="32"/>
          <w:szCs w:val="32"/>
          <w:u w:val="single"/>
        </w:rPr>
        <w:t>Cuestionario de Postulación</w:t>
      </w:r>
      <w:ins w:id="0" w:author="Microsoft Word" w:date="2026-06-05T11:36:00Z" w16du:dateUtc="2026-06-05T15:36:00Z">
        <w:r w:rsidR="001C3102">
          <w:rPr>
            <w:b/>
            <w:bCs/>
            <w:sz w:val="32"/>
            <w:szCs w:val="32"/>
            <w:u w:val="single"/>
          </w:rPr>
          <w:t xml:space="preserve"> 2026</w:t>
        </w:r>
      </w:ins>
    </w:p>
    <w:p w14:paraId="03F3194E" w14:textId="0EB5D81E" w:rsidR="0049060E" w:rsidRDefault="00976E7D">
      <w:pPr>
        <w:rPr>
          <w:b/>
          <w:bCs/>
        </w:rPr>
      </w:pPr>
      <w:r>
        <w:rPr>
          <w:b/>
          <w:bCs/>
        </w:rPr>
        <w:t xml:space="preserve">Link de Postulación: </w:t>
      </w:r>
      <w:hyperlink r:id="rId7" w:history="1">
        <w:r w:rsidR="0049060E" w:rsidRPr="00A6704A">
          <w:rPr>
            <w:rStyle w:val="Hipervnculo"/>
            <w:b/>
            <w:bCs/>
          </w:rPr>
          <w:t>https://convocatoriasinacap.vform.io/</w:t>
        </w:r>
      </w:hyperlink>
    </w:p>
    <w:p w14:paraId="44E1440A" w14:textId="6FAC59F6" w:rsidR="00066114" w:rsidRDefault="00EC107B" w:rsidP="00EC107B">
      <w:pPr>
        <w:rPr>
          <w:b/>
          <w:bCs/>
        </w:rPr>
      </w:pPr>
      <w:r w:rsidRPr="00EC107B">
        <w:rPr>
          <w:b/>
          <w:bCs/>
        </w:rPr>
        <w:t xml:space="preserve">1.Información Personal del Postulante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66114" w14:paraId="2DC2E107" w14:textId="77777777" w:rsidTr="00066114">
        <w:tc>
          <w:tcPr>
            <w:tcW w:w="4414" w:type="dxa"/>
          </w:tcPr>
          <w:p w14:paraId="52CC3AA8" w14:textId="526C7E5D" w:rsidR="00066114" w:rsidRDefault="00066114" w:rsidP="00EC107B">
            <w:pPr>
              <w:rPr>
                <w:b/>
                <w:bCs/>
              </w:rPr>
            </w:pPr>
            <w:r w:rsidRPr="00C4417C">
              <w:rPr>
                <w:b/>
                <w:bCs/>
              </w:rPr>
              <w:t>Nombre Completo:</w:t>
            </w:r>
          </w:p>
        </w:tc>
        <w:tc>
          <w:tcPr>
            <w:tcW w:w="4414" w:type="dxa"/>
          </w:tcPr>
          <w:p w14:paraId="7FF32441" w14:textId="77777777" w:rsidR="00066114" w:rsidRDefault="00066114" w:rsidP="00EC107B">
            <w:pPr>
              <w:rPr>
                <w:b/>
                <w:bCs/>
              </w:rPr>
            </w:pPr>
          </w:p>
        </w:tc>
      </w:tr>
      <w:tr w:rsidR="00066114" w14:paraId="243A09A1" w14:textId="77777777" w:rsidTr="00066114">
        <w:tc>
          <w:tcPr>
            <w:tcW w:w="4414" w:type="dxa"/>
          </w:tcPr>
          <w:p w14:paraId="283F967F" w14:textId="58B5FF7D" w:rsidR="00066114" w:rsidRDefault="00066114" w:rsidP="00EC107B">
            <w:pPr>
              <w:rPr>
                <w:b/>
                <w:bCs/>
              </w:rPr>
            </w:pPr>
            <w:r w:rsidRPr="00066114">
              <w:rPr>
                <w:b/>
                <w:bCs/>
              </w:rPr>
              <w:t>RUT:</w:t>
            </w:r>
          </w:p>
        </w:tc>
        <w:tc>
          <w:tcPr>
            <w:tcW w:w="4414" w:type="dxa"/>
          </w:tcPr>
          <w:p w14:paraId="2A7D4E85" w14:textId="77777777" w:rsidR="00066114" w:rsidRDefault="00066114" w:rsidP="00EC107B">
            <w:pPr>
              <w:rPr>
                <w:b/>
                <w:bCs/>
              </w:rPr>
            </w:pPr>
          </w:p>
        </w:tc>
      </w:tr>
      <w:tr w:rsidR="00066114" w14:paraId="26293AD3" w14:textId="77777777" w:rsidTr="00066114">
        <w:tc>
          <w:tcPr>
            <w:tcW w:w="4414" w:type="dxa"/>
          </w:tcPr>
          <w:p w14:paraId="619019A3" w14:textId="410D2566" w:rsidR="00066114" w:rsidRDefault="00066114" w:rsidP="00EC107B">
            <w:pPr>
              <w:rPr>
                <w:b/>
                <w:bCs/>
              </w:rPr>
            </w:pPr>
            <w:r w:rsidRPr="00066114">
              <w:rPr>
                <w:b/>
                <w:bCs/>
              </w:rPr>
              <w:t>Correo electrónico: (mail Inacap)</w:t>
            </w:r>
          </w:p>
        </w:tc>
        <w:tc>
          <w:tcPr>
            <w:tcW w:w="4414" w:type="dxa"/>
          </w:tcPr>
          <w:p w14:paraId="70346C3C" w14:textId="77777777" w:rsidR="00066114" w:rsidRDefault="00066114" w:rsidP="00EC107B">
            <w:pPr>
              <w:rPr>
                <w:b/>
                <w:bCs/>
              </w:rPr>
            </w:pPr>
          </w:p>
        </w:tc>
      </w:tr>
      <w:tr w:rsidR="00066114" w14:paraId="191FA39D" w14:textId="77777777" w:rsidTr="00066114">
        <w:tc>
          <w:tcPr>
            <w:tcW w:w="4414" w:type="dxa"/>
          </w:tcPr>
          <w:p w14:paraId="16C28267" w14:textId="0B61E422" w:rsidR="00066114" w:rsidRDefault="0004390D" w:rsidP="00EC107B">
            <w:pPr>
              <w:rPr>
                <w:b/>
                <w:bCs/>
              </w:rPr>
            </w:pPr>
            <w:r w:rsidRPr="0004390D">
              <w:rPr>
                <w:b/>
                <w:bCs/>
              </w:rPr>
              <w:t>Teléfono de contacto:</w:t>
            </w:r>
          </w:p>
        </w:tc>
        <w:tc>
          <w:tcPr>
            <w:tcW w:w="4414" w:type="dxa"/>
          </w:tcPr>
          <w:p w14:paraId="3F11636A" w14:textId="77777777" w:rsidR="00066114" w:rsidRDefault="00066114" w:rsidP="00EC107B">
            <w:pPr>
              <w:rPr>
                <w:b/>
                <w:bCs/>
              </w:rPr>
            </w:pPr>
          </w:p>
        </w:tc>
      </w:tr>
      <w:tr w:rsidR="00066114" w14:paraId="61AA79D5" w14:textId="77777777" w:rsidTr="00066114">
        <w:tc>
          <w:tcPr>
            <w:tcW w:w="4414" w:type="dxa"/>
          </w:tcPr>
          <w:p w14:paraId="6DD48A29" w14:textId="5EC14823" w:rsidR="00066114" w:rsidRDefault="0004390D" w:rsidP="00EC107B">
            <w:pPr>
              <w:rPr>
                <w:b/>
                <w:bCs/>
              </w:rPr>
            </w:pPr>
            <w:r w:rsidRPr="0004390D">
              <w:rPr>
                <w:b/>
                <w:bCs/>
              </w:rPr>
              <w:t>Carrera:</w:t>
            </w:r>
          </w:p>
        </w:tc>
        <w:tc>
          <w:tcPr>
            <w:tcW w:w="4414" w:type="dxa"/>
          </w:tcPr>
          <w:p w14:paraId="0DC535B8" w14:textId="77777777" w:rsidR="00066114" w:rsidRDefault="00066114" w:rsidP="00EC107B">
            <w:pPr>
              <w:rPr>
                <w:b/>
                <w:bCs/>
              </w:rPr>
            </w:pPr>
          </w:p>
        </w:tc>
      </w:tr>
      <w:tr w:rsidR="00C64216" w14:paraId="564495AD" w14:textId="77777777" w:rsidTr="00066114">
        <w:tc>
          <w:tcPr>
            <w:tcW w:w="4414" w:type="dxa"/>
          </w:tcPr>
          <w:p w14:paraId="4AD443F7" w14:textId="0FC1D12A" w:rsidR="00C64216" w:rsidRPr="0004390D" w:rsidRDefault="00C64216" w:rsidP="00EC107B">
            <w:pPr>
              <w:rPr>
                <w:b/>
                <w:bCs/>
              </w:rPr>
            </w:pPr>
            <w:r w:rsidRPr="00C64216">
              <w:rPr>
                <w:b/>
                <w:bCs/>
              </w:rPr>
              <w:t>Sede:</w:t>
            </w:r>
          </w:p>
        </w:tc>
        <w:tc>
          <w:tcPr>
            <w:tcW w:w="4414" w:type="dxa"/>
          </w:tcPr>
          <w:p w14:paraId="4C40352B" w14:textId="77777777" w:rsidR="00C64216" w:rsidRDefault="00C64216" w:rsidP="00EC107B">
            <w:pPr>
              <w:rPr>
                <w:b/>
                <w:bCs/>
              </w:rPr>
            </w:pPr>
          </w:p>
        </w:tc>
      </w:tr>
    </w:tbl>
    <w:p w14:paraId="21FAADAB" w14:textId="77777777" w:rsidR="00976E7D" w:rsidRDefault="00976E7D" w:rsidP="00EC107B">
      <w:pPr>
        <w:rPr>
          <w:b/>
          <w:bCs/>
        </w:rPr>
      </w:pPr>
    </w:p>
    <w:p w14:paraId="63B8EC6A" w14:textId="6ADF26DB" w:rsidR="00587BCF" w:rsidRDefault="00587BCF" w:rsidP="00587BCF">
      <w:pPr>
        <w:rPr>
          <w:b/>
          <w:bCs/>
        </w:rPr>
      </w:pPr>
      <w:r w:rsidRPr="00587BCF">
        <w:rPr>
          <w:b/>
          <w:bCs/>
        </w:rPr>
        <w:t>2.Información del Proyecto</w:t>
      </w:r>
    </w:p>
    <w:tbl>
      <w:tblPr>
        <w:tblStyle w:val="Tablaconcuadrcula"/>
        <w:tblW w:w="9408" w:type="dxa"/>
        <w:tblLook w:val="04A0" w:firstRow="1" w:lastRow="0" w:firstColumn="1" w:lastColumn="0" w:noHBand="0" w:noVBand="1"/>
      </w:tblPr>
      <w:tblGrid>
        <w:gridCol w:w="4704"/>
        <w:gridCol w:w="4704"/>
      </w:tblGrid>
      <w:tr w:rsidR="00B468A0" w14:paraId="30690C32" w14:textId="77777777" w:rsidTr="007E2464">
        <w:trPr>
          <w:trHeight w:val="443"/>
        </w:trPr>
        <w:tc>
          <w:tcPr>
            <w:tcW w:w="4704" w:type="dxa"/>
            <w:vAlign w:val="center"/>
          </w:tcPr>
          <w:p w14:paraId="7C9D0952" w14:textId="448D365E" w:rsidR="00B468A0" w:rsidRDefault="00B468A0" w:rsidP="006131D7">
            <w:pPr>
              <w:spacing w:after="160" w:line="278" w:lineRule="auto"/>
              <w:rPr>
                <w:b/>
                <w:bCs/>
              </w:rPr>
            </w:pPr>
            <w:r w:rsidRPr="00587BCF">
              <w:rPr>
                <w:b/>
                <w:bCs/>
              </w:rPr>
              <w:t>Nombre del proyecto:</w:t>
            </w:r>
          </w:p>
        </w:tc>
        <w:tc>
          <w:tcPr>
            <w:tcW w:w="4704" w:type="dxa"/>
          </w:tcPr>
          <w:p w14:paraId="2F7B834E" w14:textId="77777777" w:rsidR="00B468A0" w:rsidRDefault="00B468A0" w:rsidP="00587BCF">
            <w:pPr>
              <w:rPr>
                <w:b/>
                <w:bCs/>
              </w:rPr>
            </w:pPr>
          </w:p>
        </w:tc>
      </w:tr>
      <w:tr w:rsidR="00B468A0" w14:paraId="42C550B4" w14:textId="77777777" w:rsidTr="00C40163">
        <w:trPr>
          <w:trHeight w:val="3742"/>
        </w:trPr>
        <w:tc>
          <w:tcPr>
            <w:tcW w:w="4704" w:type="dxa"/>
            <w:vAlign w:val="center"/>
          </w:tcPr>
          <w:p w14:paraId="38910765" w14:textId="77777777" w:rsidR="00B468A0" w:rsidRDefault="00B468A0" w:rsidP="00C40163">
            <w:pPr>
              <w:spacing w:after="160" w:line="278" w:lineRule="auto"/>
              <w:rPr>
                <w:b/>
                <w:bCs/>
              </w:rPr>
            </w:pPr>
            <w:r w:rsidRPr="00587BCF">
              <w:rPr>
                <w:b/>
                <w:bCs/>
              </w:rPr>
              <w:t>Resumen del proyecto:</w:t>
            </w:r>
          </w:p>
          <w:p w14:paraId="06E806E8" w14:textId="0E488121" w:rsidR="00B468A0" w:rsidRPr="00587BCF" w:rsidRDefault="00B468A0" w:rsidP="00C40163">
            <w:pPr>
              <w:spacing w:after="160" w:line="278" w:lineRule="auto"/>
              <w:rPr>
                <w:b/>
                <w:bCs/>
              </w:rPr>
            </w:pPr>
            <w:r w:rsidRPr="00587BCF">
              <w:rPr>
                <w:b/>
                <w:bCs/>
              </w:rPr>
              <w:t>(Describa brevemente en qué consiste su idea o iniciativa. Máximo 200 palabras.)</w:t>
            </w:r>
          </w:p>
          <w:p w14:paraId="01D6B4B3" w14:textId="77777777" w:rsidR="00B468A0" w:rsidRDefault="00B468A0" w:rsidP="00C40163">
            <w:pPr>
              <w:jc w:val="center"/>
              <w:rPr>
                <w:b/>
                <w:bCs/>
              </w:rPr>
            </w:pPr>
          </w:p>
          <w:p w14:paraId="17B19EB6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0829DFD5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4B7FD592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2F60CB6C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608B9830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34F2917E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01F3E074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1FBD8F14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53F8BC7D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79D690A7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1E1CA12C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38239FCD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  <w:p w14:paraId="4905B13B" w14:textId="77777777" w:rsidR="00C40163" w:rsidRDefault="00C40163" w:rsidP="00C40163">
            <w:pPr>
              <w:jc w:val="center"/>
              <w:rPr>
                <w:b/>
                <w:bCs/>
              </w:rPr>
            </w:pPr>
          </w:p>
        </w:tc>
        <w:tc>
          <w:tcPr>
            <w:tcW w:w="4704" w:type="dxa"/>
          </w:tcPr>
          <w:p w14:paraId="19B04C5F" w14:textId="77777777" w:rsidR="00B468A0" w:rsidRDefault="00B468A0" w:rsidP="00587BCF">
            <w:pPr>
              <w:rPr>
                <w:b/>
                <w:bCs/>
              </w:rPr>
            </w:pPr>
          </w:p>
          <w:p w14:paraId="7BAF728F" w14:textId="77777777" w:rsidR="00F849AC" w:rsidRDefault="00F849AC" w:rsidP="00587BCF">
            <w:pPr>
              <w:rPr>
                <w:b/>
                <w:bCs/>
              </w:rPr>
            </w:pPr>
          </w:p>
          <w:p w14:paraId="7A6D00D1" w14:textId="77777777" w:rsidR="00F849AC" w:rsidRDefault="00F849AC" w:rsidP="00587BCF">
            <w:pPr>
              <w:rPr>
                <w:b/>
                <w:bCs/>
              </w:rPr>
            </w:pPr>
          </w:p>
        </w:tc>
      </w:tr>
    </w:tbl>
    <w:p w14:paraId="2CB3464B" w14:textId="77777777" w:rsidR="00B468A0" w:rsidRPr="00587BCF" w:rsidRDefault="00B468A0" w:rsidP="00587BCF">
      <w:pPr>
        <w:rPr>
          <w:b/>
          <w:bCs/>
        </w:rPr>
      </w:pPr>
    </w:p>
    <w:p w14:paraId="39B600A9" w14:textId="77777777" w:rsidR="00C64216" w:rsidRDefault="00C64216" w:rsidP="00EC107B">
      <w:pPr>
        <w:rPr>
          <w:b/>
          <w:bCs/>
        </w:rPr>
      </w:pPr>
    </w:p>
    <w:p w14:paraId="016782EE" w14:textId="73D105C6" w:rsidR="00D4271A" w:rsidRDefault="00D4271A" w:rsidP="00EC107B">
      <w:pPr>
        <w:rPr>
          <w:b/>
          <w:bCs/>
        </w:rPr>
      </w:pPr>
    </w:p>
    <w:p w14:paraId="2D5C7D86" w14:textId="77777777" w:rsidR="00D4271A" w:rsidRDefault="00D4271A" w:rsidP="00EC107B">
      <w:pPr>
        <w:rPr>
          <w:b/>
          <w:bCs/>
        </w:rPr>
      </w:pPr>
    </w:p>
    <w:p w14:paraId="4A8DADB8" w14:textId="29FE127B" w:rsidR="00D4271A" w:rsidRDefault="00D4271A" w:rsidP="00D4271A">
      <w:pPr>
        <w:rPr>
          <w:b/>
          <w:bCs/>
        </w:rPr>
      </w:pPr>
      <w:r w:rsidRPr="00D4271A">
        <w:rPr>
          <w:b/>
          <w:bCs/>
        </w:rPr>
        <w:t>3.Problemática identificada: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D025D" w14:paraId="7AF88856" w14:textId="77777777" w:rsidTr="001D025D">
        <w:tc>
          <w:tcPr>
            <w:tcW w:w="4414" w:type="dxa"/>
          </w:tcPr>
          <w:p w14:paraId="203EF05B" w14:textId="77777777" w:rsidR="001D025D" w:rsidRDefault="001D025D" w:rsidP="001D025D">
            <w:pPr>
              <w:spacing w:after="160" w:line="278" w:lineRule="auto"/>
              <w:rPr>
                <w:b/>
                <w:bCs/>
                <w:i/>
                <w:iCs/>
              </w:rPr>
            </w:pPr>
            <w:r w:rsidRPr="00D4271A">
              <w:rPr>
                <w:b/>
                <w:bCs/>
                <w:i/>
                <w:iCs/>
              </w:rPr>
              <w:t>¿Qué problemática o necesidad busca solucionar?</w:t>
            </w:r>
          </w:p>
          <w:p w14:paraId="0B2A544D" w14:textId="77777777" w:rsidR="005F0B76" w:rsidRDefault="005F0B76" w:rsidP="001D025D">
            <w:pPr>
              <w:spacing w:after="160" w:line="278" w:lineRule="auto"/>
              <w:rPr>
                <w:b/>
                <w:bCs/>
                <w:i/>
                <w:iCs/>
              </w:rPr>
            </w:pPr>
          </w:p>
          <w:p w14:paraId="4613CA24" w14:textId="76B2D70B" w:rsidR="00E13891" w:rsidRDefault="00E13891" w:rsidP="001D025D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414" w:type="dxa"/>
          </w:tcPr>
          <w:p w14:paraId="003E8ECA" w14:textId="77777777" w:rsidR="001D025D" w:rsidRDefault="001D025D" w:rsidP="00D4271A">
            <w:pPr>
              <w:rPr>
                <w:b/>
                <w:bCs/>
              </w:rPr>
            </w:pPr>
          </w:p>
        </w:tc>
      </w:tr>
      <w:tr w:rsidR="001D025D" w14:paraId="5F336B4B" w14:textId="77777777" w:rsidTr="001D025D">
        <w:tc>
          <w:tcPr>
            <w:tcW w:w="4414" w:type="dxa"/>
          </w:tcPr>
          <w:p w14:paraId="41A92268" w14:textId="77777777" w:rsidR="001D025D" w:rsidRDefault="001D025D" w:rsidP="00D4271A">
            <w:pPr>
              <w:rPr>
                <w:b/>
                <w:bCs/>
              </w:rPr>
            </w:pPr>
            <w:r w:rsidRPr="00D4271A">
              <w:rPr>
                <w:b/>
                <w:bCs/>
              </w:rPr>
              <w:t>¿Quiénes y cuántas personas se ven impactadas por esta problemática?</w:t>
            </w:r>
          </w:p>
          <w:p w14:paraId="3BCCEF5D" w14:textId="77777777" w:rsidR="005F0B76" w:rsidRDefault="005F0B76" w:rsidP="00D4271A">
            <w:pPr>
              <w:rPr>
                <w:b/>
                <w:bCs/>
              </w:rPr>
            </w:pPr>
          </w:p>
          <w:p w14:paraId="174B921A" w14:textId="77777777" w:rsidR="005F0B76" w:rsidRDefault="005F0B76" w:rsidP="00D4271A">
            <w:pPr>
              <w:rPr>
                <w:b/>
                <w:bCs/>
              </w:rPr>
            </w:pPr>
          </w:p>
          <w:p w14:paraId="3686B6A1" w14:textId="77777777" w:rsidR="00E13891" w:rsidRDefault="00E13891" w:rsidP="00D4271A">
            <w:pPr>
              <w:rPr>
                <w:b/>
                <w:bCs/>
              </w:rPr>
            </w:pPr>
          </w:p>
          <w:p w14:paraId="2B934AD9" w14:textId="6526E620" w:rsidR="001D025D" w:rsidRDefault="001D025D" w:rsidP="00D4271A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4CAB3595" w14:textId="77777777" w:rsidR="001D025D" w:rsidRDefault="001D025D" w:rsidP="00D4271A">
            <w:pPr>
              <w:rPr>
                <w:b/>
                <w:bCs/>
              </w:rPr>
            </w:pPr>
          </w:p>
        </w:tc>
      </w:tr>
      <w:tr w:rsidR="001D025D" w14:paraId="55ACCC82" w14:textId="77777777" w:rsidTr="001D025D">
        <w:tc>
          <w:tcPr>
            <w:tcW w:w="4414" w:type="dxa"/>
          </w:tcPr>
          <w:p w14:paraId="7873B7F0" w14:textId="6CD547A6" w:rsidR="001D025D" w:rsidRDefault="001D025D" w:rsidP="00D4271A">
            <w:pPr>
              <w:rPr>
                <w:b/>
                <w:bCs/>
              </w:rPr>
            </w:pPr>
            <w:r w:rsidRPr="00D4271A">
              <w:rPr>
                <w:b/>
                <w:bCs/>
              </w:rPr>
              <w:t>¿Cuál es el impacto de esta problemática?</w:t>
            </w:r>
          </w:p>
          <w:p w14:paraId="78BA8F47" w14:textId="77777777" w:rsidR="005F0B76" w:rsidRDefault="005F0B76" w:rsidP="00D4271A">
            <w:pPr>
              <w:rPr>
                <w:b/>
                <w:bCs/>
              </w:rPr>
            </w:pPr>
          </w:p>
          <w:p w14:paraId="02E99EA4" w14:textId="77777777" w:rsidR="00E13891" w:rsidRDefault="00E13891" w:rsidP="00D4271A">
            <w:pPr>
              <w:rPr>
                <w:b/>
                <w:bCs/>
              </w:rPr>
            </w:pPr>
          </w:p>
          <w:p w14:paraId="7F77F323" w14:textId="77777777" w:rsidR="005F0B76" w:rsidRDefault="005F0B76" w:rsidP="00D4271A">
            <w:pPr>
              <w:rPr>
                <w:b/>
                <w:bCs/>
              </w:rPr>
            </w:pPr>
          </w:p>
          <w:p w14:paraId="52A8181A" w14:textId="31ADBC68" w:rsidR="001D025D" w:rsidRDefault="001D025D" w:rsidP="00D4271A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15B180F4" w14:textId="77777777" w:rsidR="001D025D" w:rsidRDefault="001D025D" w:rsidP="00D4271A">
            <w:pPr>
              <w:rPr>
                <w:b/>
                <w:bCs/>
              </w:rPr>
            </w:pPr>
          </w:p>
        </w:tc>
      </w:tr>
    </w:tbl>
    <w:p w14:paraId="027A992F" w14:textId="77777777" w:rsidR="00D4271A" w:rsidRDefault="00D4271A" w:rsidP="00EC107B">
      <w:pPr>
        <w:rPr>
          <w:b/>
          <w:bCs/>
        </w:rPr>
      </w:pPr>
    </w:p>
    <w:p w14:paraId="73209409" w14:textId="0A276A67" w:rsidR="002446A1" w:rsidRDefault="002446A1" w:rsidP="002446A1">
      <w:pPr>
        <w:rPr>
          <w:b/>
          <w:bCs/>
        </w:rPr>
      </w:pPr>
      <w:r w:rsidRPr="002446A1">
        <w:rPr>
          <w:b/>
          <w:bCs/>
        </w:rPr>
        <w:t>4. Propuesta de valor: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446A1" w14:paraId="01D8461B" w14:textId="77777777" w:rsidTr="002446A1">
        <w:tc>
          <w:tcPr>
            <w:tcW w:w="4414" w:type="dxa"/>
          </w:tcPr>
          <w:p w14:paraId="50D59D4C" w14:textId="35B7E6D0" w:rsidR="002446A1" w:rsidRDefault="002446A1" w:rsidP="002446A1">
            <w:pPr>
              <w:rPr>
                <w:b/>
                <w:bCs/>
                <w:i/>
                <w:iCs/>
              </w:rPr>
            </w:pPr>
            <w:r w:rsidRPr="002446A1">
              <w:rPr>
                <w:b/>
                <w:bCs/>
                <w:i/>
                <w:iCs/>
              </w:rPr>
              <w:t>¿Cómo y en cuánto se podría mitigar el impacto de la problemática descrita anteriormente? (Foco en la generación de valor medible, no en la solución</w:t>
            </w:r>
            <w:r>
              <w:rPr>
                <w:b/>
                <w:bCs/>
                <w:i/>
                <w:iCs/>
              </w:rPr>
              <w:t>)</w:t>
            </w:r>
          </w:p>
          <w:p w14:paraId="5A7C0861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1E321F92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74917ED3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0813E59C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32B08D2E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34654E7C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40644642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218CD21E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7F6EC659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6A98A4CB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27EE9FAC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55D6AFEA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617573CE" w14:textId="7577DA1B" w:rsidR="002446A1" w:rsidRDefault="002446A1" w:rsidP="002446A1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71E88F8F" w14:textId="77777777" w:rsidR="002446A1" w:rsidRDefault="002446A1" w:rsidP="002446A1">
            <w:pPr>
              <w:rPr>
                <w:b/>
                <w:bCs/>
              </w:rPr>
            </w:pPr>
          </w:p>
        </w:tc>
      </w:tr>
    </w:tbl>
    <w:p w14:paraId="49C75571" w14:textId="77777777" w:rsidR="002446A1" w:rsidRPr="002446A1" w:rsidRDefault="002446A1" w:rsidP="002446A1">
      <w:pPr>
        <w:rPr>
          <w:b/>
          <w:bCs/>
        </w:rPr>
      </w:pPr>
    </w:p>
    <w:p w14:paraId="468FB458" w14:textId="77777777" w:rsidR="002446A1" w:rsidRPr="002446A1" w:rsidRDefault="002446A1" w:rsidP="002446A1">
      <w:pPr>
        <w:rPr>
          <w:b/>
          <w:bCs/>
        </w:rPr>
      </w:pPr>
      <w:r w:rsidRPr="002446A1">
        <w:rPr>
          <w:b/>
          <w:bCs/>
        </w:rPr>
        <w:t>5. Solución (Explique de que se trata la solución que se está desarrollando)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446A1" w14:paraId="2B006AC7" w14:textId="77777777" w:rsidTr="002446A1">
        <w:tc>
          <w:tcPr>
            <w:tcW w:w="4414" w:type="dxa"/>
          </w:tcPr>
          <w:p w14:paraId="46E5E033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  <w:r w:rsidRPr="002446A1">
              <w:rPr>
                <w:b/>
                <w:bCs/>
                <w:i/>
                <w:iCs/>
              </w:rPr>
              <w:t>¿Cuál es su solución? (Foco en los elementos innovadores de su solución)</w:t>
            </w:r>
          </w:p>
          <w:p w14:paraId="67954B53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3AB1B1B0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208FA0C4" w14:textId="77777777" w:rsidR="002446A1" w:rsidRDefault="002446A1" w:rsidP="002446A1">
            <w:pPr>
              <w:rPr>
                <w:b/>
                <w:bCs/>
                <w:i/>
                <w:iCs/>
              </w:rPr>
            </w:pPr>
          </w:p>
          <w:p w14:paraId="36080075" w14:textId="77777777" w:rsidR="002446A1" w:rsidRPr="002446A1" w:rsidRDefault="002446A1" w:rsidP="002446A1">
            <w:pPr>
              <w:rPr>
                <w:b/>
                <w:bCs/>
              </w:rPr>
            </w:pPr>
          </w:p>
          <w:p w14:paraId="48A7A1CB" w14:textId="77777777" w:rsidR="002446A1" w:rsidRDefault="002446A1" w:rsidP="002446A1">
            <w:pPr>
              <w:rPr>
                <w:b/>
                <w:bCs/>
              </w:rPr>
            </w:pPr>
          </w:p>
          <w:p w14:paraId="7099B28B" w14:textId="77777777" w:rsidR="002446A1" w:rsidRDefault="002446A1" w:rsidP="002446A1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53637EB3" w14:textId="77777777" w:rsidR="002446A1" w:rsidRDefault="002446A1" w:rsidP="00EC107B">
            <w:pPr>
              <w:rPr>
                <w:b/>
                <w:bCs/>
              </w:rPr>
            </w:pPr>
          </w:p>
        </w:tc>
      </w:tr>
      <w:tr w:rsidR="002446A1" w14:paraId="37B5140A" w14:textId="77777777" w:rsidTr="002446A1">
        <w:tc>
          <w:tcPr>
            <w:tcW w:w="4414" w:type="dxa"/>
          </w:tcPr>
          <w:p w14:paraId="6473EBD5" w14:textId="05CA0EDB" w:rsidR="002446A1" w:rsidRPr="002446A1" w:rsidRDefault="002446A1" w:rsidP="002446A1">
            <w:pPr>
              <w:rPr>
                <w:b/>
                <w:bCs/>
              </w:rPr>
            </w:pPr>
            <w:r w:rsidRPr="002446A1">
              <w:rPr>
                <w:b/>
                <w:bCs/>
              </w:rPr>
              <w:t>Indique por qué su proyecto es diferente o mejor que otras soluciones existentes.</w:t>
            </w:r>
          </w:p>
          <w:p w14:paraId="50BC5B5F" w14:textId="77777777" w:rsidR="002446A1" w:rsidRDefault="002446A1" w:rsidP="00EC107B">
            <w:pPr>
              <w:rPr>
                <w:b/>
                <w:bCs/>
              </w:rPr>
            </w:pPr>
          </w:p>
          <w:p w14:paraId="54C2D746" w14:textId="77777777" w:rsidR="002446A1" w:rsidRDefault="002446A1" w:rsidP="00EC107B">
            <w:pPr>
              <w:rPr>
                <w:b/>
                <w:bCs/>
              </w:rPr>
            </w:pPr>
          </w:p>
          <w:p w14:paraId="3C256537" w14:textId="77777777" w:rsidR="002446A1" w:rsidRDefault="002446A1" w:rsidP="00EC107B">
            <w:pPr>
              <w:rPr>
                <w:b/>
                <w:bCs/>
              </w:rPr>
            </w:pPr>
          </w:p>
          <w:p w14:paraId="442FA652" w14:textId="77777777" w:rsidR="002446A1" w:rsidRDefault="002446A1" w:rsidP="00EC107B">
            <w:pPr>
              <w:rPr>
                <w:b/>
                <w:bCs/>
              </w:rPr>
            </w:pPr>
          </w:p>
          <w:p w14:paraId="4147756A" w14:textId="77777777" w:rsidR="002446A1" w:rsidRDefault="002446A1" w:rsidP="00EC107B">
            <w:pPr>
              <w:rPr>
                <w:b/>
                <w:bCs/>
              </w:rPr>
            </w:pPr>
          </w:p>
          <w:p w14:paraId="4A0D0E4A" w14:textId="77777777" w:rsidR="002446A1" w:rsidRDefault="002446A1" w:rsidP="00EC107B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71E9F6FC" w14:textId="77777777" w:rsidR="002446A1" w:rsidRDefault="002446A1" w:rsidP="00EC107B">
            <w:pPr>
              <w:rPr>
                <w:b/>
                <w:bCs/>
              </w:rPr>
            </w:pPr>
          </w:p>
        </w:tc>
      </w:tr>
    </w:tbl>
    <w:p w14:paraId="2C9B0AE4" w14:textId="77777777" w:rsidR="00C3525B" w:rsidRDefault="00C3525B" w:rsidP="00EC107B">
      <w:pPr>
        <w:rPr>
          <w:b/>
          <w:bCs/>
        </w:rPr>
      </w:pPr>
    </w:p>
    <w:p w14:paraId="705B8DA6" w14:textId="77777777" w:rsidR="002446A1" w:rsidRPr="002446A1" w:rsidRDefault="002446A1" w:rsidP="002446A1">
      <w:pPr>
        <w:rPr>
          <w:b/>
          <w:bCs/>
        </w:rPr>
      </w:pPr>
      <w:r w:rsidRPr="002446A1">
        <w:rPr>
          <w:b/>
          <w:bCs/>
        </w:rPr>
        <w:t>6. Estado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446A1" w14:paraId="13E4C9D6" w14:textId="77777777" w:rsidTr="002446A1">
        <w:tc>
          <w:tcPr>
            <w:tcW w:w="4414" w:type="dxa"/>
          </w:tcPr>
          <w:p w14:paraId="5B957B6C" w14:textId="77777777" w:rsidR="002446A1" w:rsidRPr="002446A1" w:rsidRDefault="002446A1" w:rsidP="002446A1">
            <w:pPr>
              <w:rPr>
                <w:b/>
                <w:bCs/>
              </w:rPr>
            </w:pPr>
            <w:r w:rsidRPr="002446A1">
              <w:rPr>
                <w:b/>
                <w:bCs/>
              </w:rPr>
              <w:t>Describa y justifique la etapa actual del proyecto: (Idea, prototipo, en desarrollo, funcionando, etc.)</w:t>
            </w:r>
          </w:p>
          <w:p w14:paraId="1695E80B" w14:textId="77777777" w:rsidR="002446A1" w:rsidRDefault="002446A1" w:rsidP="00EC107B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0FF3B7F4" w14:textId="77777777" w:rsidR="002446A1" w:rsidRDefault="002446A1" w:rsidP="00EC107B">
            <w:pPr>
              <w:rPr>
                <w:b/>
                <w:bCs/>
              </w:rPr>
            </w:pPr>
          </w:p>
        </w:tc>
      </w:tr>
    </w:tbl>
    <w:p w14:paraId="3BD6E330" w14:textId="77777777" w:rsidR="002446A1" w:rsidRDefault="002446A1" w:rsidP="00EC107B">
      <w:pPr>
        <w:rPr>
          <w:b/>
          <w:bCs/>
        </w:rPr>
      </w:pPr>
    </w:p>
    <w:p w14:paraId="188A31B5" w14:textId="77777777" w:rsidR="002446A1" w:rsidRPr="002446A1" w:rsidRDefault="002446A1" w:rsidP="002446A1">
      <w:pPr>
        <w:rPr>
          <w:b/>
          <w:bCs/>
        </w:rPr>
      </w:pPr>
      <w:r w:rsidRPr="002446A1">
        <w:rPr>
          <w:b/>
          <w:bCs/>
        </w:rPr>
        <w:t>7. Plan de pilotaje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446A1" w14:paraId="4309CD67" w14:textId="77777777" w:rsidTr="002446A1">
        <w:tc>
          <w:tcPr>
            <w:tcW w:w="4414" w:type="dxa"/>
          </w:tcPr>
          <w:p w14:paraId="20A27AC0" w14:textId="25DF4849" w:rsidR="002446A1" w:rsidRDefault="002446A1" w:rsidP="002446A1">
            <w:pPr>
              <w:rPr>
                <w:b/>
                <w:bCs/>
                <w:i/>
                <w:iCs/>
              </w:rPr>
            </w:pPr>
            <w:r w:rsidRPr="002446A1">
              <w:rPr>
                <w:b/>
                <w:bCs/>
                <w:i/>
                <w:iCs/>
              </w:rPr>
              <w:t>¿Cómo planean realizar un pilotaje para validar la solución?</w:t>
            </w:r>
          </w:p>
          <w:p w14:paraId="66183A1D" w14:textId="77777777" w:rsidR="002446A1" w:rsidRPr="002446A1" w:rsidRDefault="002446A1" w:rsidP="002446A1">
            <w:pPr>
              <w:rPr>
                <w:b/>
                <w:bCs/>
              </w:rPr>
            </w:pPr>
          </w:p>
          <w:p w14:paraId="2AC08AEA" w14:textId="77777777" w:rsidR="002446A1" w:rsidRDefault="002446A1" w:rsidP="00EC107B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379DFD43" w14:textId="77777777" w:rsidR="002446A1" w:rsidRDefault="002446A1" w:rsidP="00EC107B">
            <w:pPr>
              <w:rPr>
                <w:b/>
                <w:bCs/>
              </w:rPr>
            </w:pPr>
          </w:p>
        </w:tc>
      </w:tr>
      <w:tr w:rsidR="002446A1" w14:paraId="1C791E1C" w14:textId="77777777" w:rsidTr="002446A1">
        <w:tc>
          <w:tcPr>
            <w:tcW w:w="4414" w:type="dxa"/>
          </w:tcPr>
          <w:p w14:paraId="288A03B8" w14:textId="1E46078A" w:rsidR="002446A1" w:rsidRDefault="002446A1" w:rsidP="002446A1">
            <w:pPr>
              <w:rPr>
                <w:b/>
                <w:bCs/>
              </w:rPr>
            </w:pPr>
            <w:r w:rsidRPr="002446A1">
              <w:rPr>
                <w:b/>
                <w:bCs/>
              </w:rPr>
              <w:t>¿Qué recursos necesitarían para realizar el pilotaje?</w:t>
            </w:r>
          </w:p>
          <w:p w14:paraId="431B3E27" w14:textId="77777777" w:rsidR="002446A1" w:rsidRPr="002446A1" w:rsidRDefault="002446A1" w:rsidP="002446A1">
            <w:pPr>
              <w:rPr>
                <w:b/>
                <w:bCs/>
              </w:rPr>
            </w:pPr>
          </w:p>
          <w:p w14:paraId="6A19CEFE" w14:textId="77777777" w:rsidR="002446A1" w:rsidRDefault="002446A1" w:rsidP="00EC107B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7B26D9A9" w14:textId="77777777" w:rsidR="002446A1" w:rsidRDefault="002446A1" w:rsidP="00EC107B">
            <w:pPr>
              <w:rPr>
                <w:b/>
                <w:bCs/>
              </w:rPr>
            </w:pPr>
          </w:p>
        </w:tc>
      </w:tr>
    </w:tbl>
    <w:p w14:paraId="6E62571B" w14:textId="77777777" w:rsidR="002446A1" w:rsidRDefault="002446A1" w:rsidP="00EC107B">
      <w:pPr>
        <w:rPr>
          <w:b/>
          <w:bCs/>
        </w:rPr>
      </w:pPr>
    </w:p>
    <w:p w14:paraId="6F6CD551" w14:textId="77777777" w:rsidR="00707E16" w:rsidRPr="00707E16" w:rsidRDefault="00707E16" w:rsidP="00707E16">
      <w:pPr>
        <w:rPr>
          <w:b/>
          <w:bCs/>
        </w:rPr>
      </w:pPr>
      <w:r w:rsidRPr="00707E16">
        <w:rPr>
          <w:b/>
          <w:bCs/>
        </w:rPr>
        <w:lastRenderedPageBreak/>
        <w:t>8. Sostenibilidad y Escalamiento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07E16" w14:paraId="3B3CDAD8" w14:textId="77777777" w:rsidTr="00707E16">
        <w:tc>
          <w:tcPr>
            <w:tcW w:w="4414" w:type="dxa"/>
          </w:tcPr>
          <w:p w14:paraId="05936501" w14:textId="77777777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¿Qué recursos necesita para implementar el proyecto en la realidad?</w:t>
            </w:r>
            <w:r w:rsidRPr="00707E16">
              <w:rPr>
                <w:b/>
                <w:bCs/>
              </w:rPr>
              <w:br/>
              <w:t>(Ejemplo: financiamiento, mentorías, acceso a tecnología, alianzas, etc.)</w:t>
            </w:r>
          </w:p>
          <w:p w14:paraId="4E59E6A3" w14:textId="77777777" w:rsidR="00707E16" w:rsidRDefault="00707E16" w:rsidP="00707E16">
            <w:pPr>
              <w:rPr>
                <w:b/>
                <w:bCs/>
              </w:rPr>
            </w:pPr>
          </w:p>
          <w:p w14:paraId="7F75B583" w14:textId="77777777" w:rsidR="00707E16" w:rsidRDefault="00707E16" w:rsidP="00707E16">
            <w:pPr>
              <w:rPr>
                <w:b/>
                <w:bCs/>
              </w:rPr>
            </w:pPr>
          </w:p>
          <w:p w14:paraId="307A1CA9" w14:textId="77777777" w:rsidR="00707E16" w:rsidRPr="00707E16" w:rsidRDefault="00707E16" w:rsidP="00707E16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57AA4C45" w14:textId="77777777" w:rsidR="00707E16" w:rsidRDefault="00707E16" w:rsidP="00EC107B">
            <w:pPr>
              <w:rPr>
                <w:b/>
                <w:bCs/>
              </w:rPr>
            </w:pPr>
          </w:p>
        </w:tc>
      </w:tr>
      <w:tr w:rsidR="00707E16" w14:paraId="271CC1D9" w14:textId="77777777" w:rsidTr="00707E16">
        <w:tc>
          <w:tcPr>
            <w:tcW w:w="4414" w:type="dxa"/>
          </w:tcPr>
          <w:p w14:paraId="497E3E4D" w14:textId="670B7483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¿Cómo planea que su proyecto sea sostenible en el tiempo</w:t>
            </w:r>
          </w:p>
          <w:p w14:paraId="0B28FD72" w14:textId="77777777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Explique brevemente los aspectos financieros, generación de ingresos, etc.</w:t>
            </w:r>
          </w:p>
          <w:p w14:paraId="502937D3" w14:textId="77777777" w:rsidR="00707E16" w:rsidRDefault="00707E16" w:rsidP="00707E16">
            <w:pPr>
              <w:rPr>
                <w:b/>
                <w:bCs/>
              </w:rPr>
            </w:pPr>
          </w:p>
          <w:p w14:paraId="7B33D8C3" w14:textId="77777777" w:rsidR="00707E16" w:rsidRDefault="00707E16" w:rsidP="00707E16">
            <w:pPr>
              <w:rPr>
                <w:b/>
                <w:bCs/>
              </w:rPr>
            </w:pPr>
          </w:p>
          <w:p w14:paraId="28A459E6" w14:textId="77777777" w:rsidR="00707E16" w:rsidRPr="00707E16" w:rsidRDefault="00707E16" w:rsidP="00707E16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4419A6B2" w14:textId="77777777" w:rsidR="00707E16" w:rsidRDefault="00707E16" w:rsidP="00EC107B">
            <w:pPr>
              <w:rPr>
                <w:b/>
                <w:bCs/>
              </w:rPr>
            </w:pPr>
          </w:p>
        </w:tc>
      </w:tr>
      <w:tr w:rsidR="00707E16" w14:paraId="1CDB27A2" w14:textId="77777777" w:rsidTr="00707E16">
        <w:tc>
          <w:tcPr>
            <w:tcW w:w="4414" w:type="dxa"/>
          </w:tcPr>
          <w:p w14:paraId="52D4F7F9" w14:textId="5E7CD341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Identifique el eje de sostenibilidad al que contribuye su proyecto y justifique por qué es el más representativo de su propuesta</w:t>
            </w:r>
            <w:r w:rsidR="002620E5">
              <w:rPr>
                <w:b/>
                <w:bCs/>
              </w:rPr>
              <w:t>.</w:t>
            </w:r>
          </w:p>
          <w:p w14:paraId="4F39E825" w14:textId="1351A520" w:rsidR="00707E16" w:rsidRPr="00707E16" w:rsidRDefault="002620E5" w:rsidP="00707E16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707E16" w:rsidRPr="00707E16">
              <w:rPr>
                <w:b/>
                <w:bCs/>
              </w:rPr>
              <w:t>impacto social y/o ambiental</w:t>
            </w:r>
            <w:r>
              <w:rPr>
                <w:b/>
                <w:bCs/>
              </w:rPr>
              <w:t>)</w:t>
            </w:r>
          </w:p>
          <w:p w14:paraId="65AEFFD8" w14:textId="77777777" w:rsidR="00707E16" w:rsidRDefault="00707E16" w:rsidP="00707E16">
            <w:pPr>
              <w:rPr>
                <w:b/>
                <w:bCs/>
              </w:rPr>
            </w:pPr>
          </w:p>
          <w:p w14:paraId="7F1CA237" w14:textId="77777777" w:rsidR="00707E16" w:rsidRDefault="00707E16" w:rsidP="00707E16">
            <w:pPr>
              <w:rPr>
                <w:b/>
                <w:bCs/>
              </w:rPr>
            </w:pPr>
          </w:p>
          <w:p w14:paraId="15456ABD" w14:textId="77777777" w:rsidR="00707E16" w:rsidRPr="00707E16" w:rsidRDefault="00707E16" w:rsidP="00707E16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231CA463" w14:textId="77777777" w:rsidR="00707E16" w:rsidRDefault="00707E16" w:rsidP="00EC107B">
            <w:pPr>
              <w:rPr>
                <w:b/>
                <w:bCs/>
              </w:rPr>
            </w:pPr>
          </w:p>
        </w:tc>
      </w:tr>
    </w:tbl>
    <w:p w14:paraId="65BB1297" w14:textId="77777777" w:rsidR="00707E16" w:rsidRDefault="00707E16" w:rsidP="00EC107B">
      <w:pPr>
        <w:rPr>
          <w:b/>
          <w:bCs/>
        </w:rPr>
      </w:pPr>
    </w:p>
    <w:p w14:paraId="5447BADC" w14:textId="34C3A4EF" w:rsidR="00707E16" w:rsidRDefault="00707E16" w:rsidP="00707E16">
      <w:pPr>
        <w:rPr>
          <w:b/>
          <w:bCs/>
        </w:rPr>
      </w:pPr>
      <w:r w:rsidRPr="00707E16">
        <w:rPr>
          <w:b/>
          <w:bCs/>
        </w:rPr>
        <w:t>9. Equipo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07E16" w14:paraId="157B7318" w14:textId="77777777" w:rsidTr="00707E16">
        <w:tc>
          <w:tcPr>
            <w:tcW w:w="4414" w:type="dxa"/>
          </w:tcPr>
          <w:p w14:paraId="085C1EE3" w14:textId="77777777" w:rsidR="00707E16" w:rsidRDefault="00707E16" w:rsidP="00707E16">
            <w:pPr>
              <w:rPr>
                <w:b/>
                <w:bCs/>
                <w:i/>
                <w:iCs/>
              </w:rPr>
            </w:pPr>
            <w:r w:rsidRPr="00707E16">
              <w:rPr>
                <w:b/>
                <w:bCs/>
                <w:i/>
                <w:iCs/>
              </w:rPr>
              <w:t>¿El proyecto tiene un equipo? (Sí / No)</w:t>
            </w:r>
          </w:p>
          <w:p w14:paraId="3118A200" w14:textId="77777777" w:rsidR="00707E16" w:rsidRDefault="00707E16" w:rsidP="00707E16">
            <w:pPr>
              <w:rPr>
                <w:b/>
                <w:bCs/>
                <w:i/>
                <w:iCs/>
              </w:rPr>
            </w:pPr>
          </w:p>
          <w:p w14:paraId="660A1680" w14:textId="6DE93D25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Si es afirmativo, nombre a los integrantes y detalle sus roles:</w:t>
            </w:r>
          </w:p>
          <w:p w14:paraId="2C0E201E" w14:textId="77777777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Nombre y apellidos - RUT – Carrera, Sede.</w:t>
            </w:r>
          </w:p>
          <w:p w14:paraId="4E87BC31" w14:textId="7AE26EDC" w:rsidR="00707E16" w:rsidRDefault="00707E16" w:rsidP="00707E16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484B8D60" w14:textId="77777777" w:rsidR="00707E16" w:rsidRDefault="00707E16" w:rsidP="00707E16">
            <w:pPr>
              <w:rPr>
                <w:b/>
                <w:bCs/>
              </w:rPr>
            </w:pPr>
          </w:p>
        </w:tc>
      </w:tr>
      <w:tr w:rsidR="00707E16" w14:paraId="5BF38913" w14:textId="77777777" w:rsidTr="00707E16">
        <w:tc>
          <w:tcPr>
            <w:tcW w:w="4414" w:type="dxa"/>
          </w:tcPr>
          <w:p w14:paraId="588CF03A" w14:textId="3BF80101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Tiene docente Mentor o Tutor</w:t>
            </w:r>
          </w:p>
          <w:p w14:paraId="31E8D908" w14:textId="77777777" w:rsidR="00707E16" w:rsidRPr="00707E16" w:rsidRDefault="00707E16" w:rsidP="00707E16">
            <w:pPr>
              <w:rPr>
                <w:b/>
                <w:bCs/>
              </w:rPr>
            </w:pPr>
            <w:r w:rsidRPr="00707E16">
              <w:rPr>
                <w:b/>
                <w:bCs/>
              </w:rPr>
              <w:t>Nombre del Docente</w:t>
            </w:r>
          </w:p>
          <w:p w14:paraId="3BFB23AE" w14:textId="77777777" w:rsidR="00707E16" w:rsidRDefault="00707E16" w:rsidP="00707E16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2C949A63" w14:textId="77777777" w:rsidR="00707E16" w:rsidRDefault="00707E16" w:rsidP="00707E16">
            <w:pPr>
              <w:rPr>
                <w:b/>
                <w:bCs/>
              </w:rPr>
            </w:pPr>
          </w:p>
        </w:tc>
      </w:tr>
    </w:tbl>
    <w:p w14:paraId="6D8F1F23" w14:textId="77777777" w:rsidR="00707E16" w:rsidRPr="00707E16" w:rsidRDefault="00707E16" w:rsidP="00707E16">
      <w:pPr>
        <w:rPr>
          <w:b/>
          <w:bCs/>
        </w:rPr>
      </w:pPr>
    </w:p>
    <w:p w14:paraId="16ACF4EF" w14:textId="77777777" w:rsidR="00707E16" w:rsidRPr="00976E7D" w:rsidRDefault="00707E16" w:rsidP="00EC107B">
      <w:pPr>
        <w:rPr>
          <w:b/>
          <w:bCs/>
        </w:rPr>
      </w:pPr>
    </w:p>
    <w:sectPr w:rsidR="00707E16" w:rsidRPr="00976E7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B98C3" w14:textId="77777777" w:rsidR="00705DA8" w:rsidRDefault="00705DA8" w:rsidP="00491E3A">
      <w:pPr>
        <w:spacing w:after="0" w:line="240" w:lineRule="auto"/>
      </w:pPr>
      <w:r>
        <w:separator/>
      </w:r>
    </w:p>
  </w:endnote>
  <w:endnote w:type="continuationSeparator" w:id="0">
    <w:p w14:paraId="4B611EE2" w14:textId="77777777" w:rsidR="00705DA8" w:rsidRDefault="00705DA8" w:rsidP="00491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6711" w14:textId="2F10B8EA" w:rsidR="00A5536A" w:rsidRDefault="00A5536A">
    <w:pPr>
      <w:pStyle w:val="Piedepgina"/>
    </w:pPr>
  </w:p>
  <w:p w14:paraId="29A32BE3" w14:textId="6EB76ACD" w:rsidR="00A5536A" w:rsidRDefault="00A5536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5FF7" w14:textId="77777777" w:rsidR="00705DA8" w:rsidRDefault="00705DA8" w:rsidP="00491E3A">
      <w:pPr>
        <w:spacing w:after="0" w:line="240" w:lineRule="auto"/>
      </w:pPr>
      <w:r>
        <w:separator/>
      </w:r>
    </w:p>
  </w:footnote>
  <w:footnote w:type="continuationSeparator" w:id="0">
    <w:p w14:paraId="79686206" w14:textId="77777777" w:rsidR="00705DA8" w:rsidRDefault="00705DA8" w:rsidP="00491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C700" w14:textId="4D536D02" w:rsidR="00491E3A" w:rsidRDefault="00491E3A" w:rsidP="00491E3A">
    <w:pPr>
      <w:pStyle w:val="Encabezado"/>
      <w:jc w:val="center"/>
    </w:pPr>
    <w:r w:rsidRPr="00491E3A">
      <w:rPr>
        <w:noProof/>
      </w:rPr>
      <w:drawing>
        <wp:inline distT="0" distB="0" distL="0" distR="0" wp14:anchorId="596E1A9D" wp14:editId="347240A7">
          <wp:extent cx="2216150" cy="536026"/>
          <wp:effectExtent l="0" t="0" r="0" b="0"/>
          <wp:docPr id="5716824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68247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00088" cy="5563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CBAEEC" w14:textId="77777777" w:rsidR="00491E3A" w:rsidRDefault="00491E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0618"/>
    <w:multiLevelType w:val="multilevel"/>
    <w:tmpl w:val="E362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262"/>
    <w:multiLevelType w:val="multilevel"/>
    <w:tmpl w:val="E5F6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4552"/>
    <w:multiLevelType w:val="multilevel"/>
    <w:tmpl w:val="3DD2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A2D4F"/>
    <w:multiLevelType w:val="hybridMultilevel"/>
    <w:tmpl w:val="CB921D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F452B"/>
    <w:multiLevelType w:val="multilevel"/>
    <w:tmpl w:val="8F9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70D7A"/>
    <w:multiLevelType w:val="multilevel"/>
    <w:tmpl w:val="76B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43B2C"/>
    <w:multiLevelType w:val="multilevel"/>
    <w:tmpl w:val="AE1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274133">
    <w:abstractNumId w:val="3"/>
  </w:num>
  <w:num w:numId="2" w16cid:durableId="529535966">
    <w:abstractNumId w:val="5"/>
  </w:num>
  <w:num w:numId="3" w16cid:durableId="1989940138">
    <w:abstractNumId w:val="4"/>
  </w:num>
  <w:num w:numId="4" w16cid:durableId="768161047">
    <w:abstractNumId w:val="0"/>
  </w:num>
  <w:num w:numId="5" w16cid:durableId="916134774">
    <w:abstractNumId w:val="2"/>
  </w:num>
  <w:num w:numId="6" w16cid:durableId="987635982">
    <w:abstractNumId w:val="6"/>
  </w:num>
  <w:num w:numId="7" w16cid:durableId="806818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FF"/>
    <w:rsid w:val="0004390D"/>
    <w:rsid w:val="00066114"/>
    <w:rsid w:val="001300F4"/>
    <w:rsid w:val="001C3102"/>
    <w:rsid w:val="001D025D"/>
    <w:rsid w:val="002446A1"/>
    <w:rsid w:val="002620E5"/>
    <w:rsid w:val="00313F9F"/>
    <w:rsid w:val="0049060E"/>
    <w:rsid w:val="00491E3A"/>
    <w:rsid w:val="00556452"/>
    <w:rsid w:val="00587BCF"/>
    <w:rsid w:val="005F0B76"/>
    <w:rsid w:val="006131D7"/>
    <w:rsid w:val="006F5C72"/>
    <w:rsid w:val="00705DA8"/>
    <w:rsid w:val="00707E16"/>
    <w:rsid w:val="00792C78"/>
    <w:rsid w:val="007E2464"/>
    <w:rsid w:val="00836754"/>
    <w:rsid w:val="00976E7D"/>
    <w:rsid w:val="00A5536A"/>
    <w:rsid w:val="00B468A0"/>
    <w:rsid w:val="00C3525B"/>
    <w:rsid w:val="00C359FF"/>
    <w:rsid w:val="00C40163"/>
    <w:rsid w:val="00C4417C"/>
    <w:rsid w:val="00C64216"/>
    <w:rsid w:val="00C8746D"/>
    <w:rsid w:val="00C913C5"/>
    <w:rsid w:val="00CE3267"/>
    <w:rsid w:val="00D4271A"/>
    <w:rsid w:val="00E13891"/>
    <w:rsid w:val="00EC107B"/>
    <w:rsid w:val="00EF1932"/>
    <w:rsid w:val="00F25926"/>
    <w:rsid w:val="00F8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0F6A20"/>
  <w15:chartTrackingRefBased/>
  <w15:docId w15:val="{A49FD6A6-4CD7-4776-A021-FCB2FF80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5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5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35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5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5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5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5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5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5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5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35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59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5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59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5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5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5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5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5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59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59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59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5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59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59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1E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1E3A"/>
  </w:style>
  <w:style w:type="paragraph" w:styleId="Piedepgina">
    <w:name w:val="footer"/>
    <w:basedOn w:val="Normal"/>
    <w:link w:val="PiedepginaCar"/>
    <w:uiPriority w:val="99"/>
    <w:unhideWhenUsed/>
    <w:rsid w:val="00491E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1E3A"/>
  </w:style>
  <w:style w:type="character" w:styleId="Hipervnculo">
    <w:name w:val="Hyperlink"/>
    <w:basedOn w:val="Fuentedeprrafopredeter"/>
    <w:uiPriority w:val="99"/>
    <w:unhideWhenUsed/>
    <w:rsid w:val="004906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060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66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nvocatoriasinacap.vform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IGNACIA GARCIA CERDA</dc:creator>
  <cp:keywords/>
  <dc:description/>
  <cp:lastModifiedBy>CAMILA IGNACIA GARCIA CERDA</cp:lastModifiedBy>
  <cp:revision>28</cp:revision>
  <dcterms:created xsi:type="dcterms:W3CDTF">2026-06-04T22:08:00Z</dcterms:created>
  <dcterms:modified xsi:type="dcterms:W3CDTF">2026-06-05T15:36:00Z</dcterms:modified>
</cp:coreProperties>
</file>